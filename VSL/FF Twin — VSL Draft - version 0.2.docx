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454C" w14:textId="77777777" w:rsidR="00C746A2" w:rsidRPr="00C746A2" w:rsidRDefault="00C746A2" w:rsidP="00C746A2">
      <w:pPr>
        <w:rPr>
          <w:b/>
          <w:bCs/>
          <w:lang w:val="da-DK"/>
        </w:rPr>
      </w:pPr>
      <w:r w:rsidRPr="00C746A2">
        <w:rPr>
          <w:b/>
          <w:bCs/>
          <w:lang w:val="da-DK"/>
        </w:rPr>
        <w:t xml:space="preserve">FF </w:t>
      </w:r>
      <w:proofErr w:type="spellStart"/>
      <w:r w:rsidRPr="00C746A2">
        <w:rPr>
          <w:b/>
          <w:bCs/>
          <w:lang w:val="da-DK"/>
        </w:rPr>
        <w:t>Twin</w:t>
      </w:r>
      <w:proofErr w:type="spellEnd"/>
      <w:r w:rsidRPr="00C746A2">
        <w:rPr>
          <w:b/>
          <w:bCs/>
          <w:lang w:val="da-DK"/>
        </w:rPr>
        <w:t xml:space="preserve"> — VSL </w:t>
      </w:r>
      <w:proofErr w:type="spellStart"/>
      <w:r w:rsidRPr="00C746A2">
        <w:rPr>
          <w:b/>
          <w:bCs/>
          <w:lang w:val="da-DK"/>
        </w:rPr>
        <w:t>Draft</w:t>
      </w:r>
      <w:proofErr w:type="spellEnd"/>
    </w:p>
    <w:p w14:paraId="57FC2756" w14:textId="77777777" w:rsidR="00C746A2" w:rsidRPr="00C746A2" w:rsidRDefault="00C746A2" w:rsidP="00C746A2">
      <w:pPr>
        <w:rPr>
          <w:lang w:val="da-DK"/>
        </w:rPr>
      </w:pPr>
      <w:r w:rsidRPr="00C746A2">
        <w:rPr>
          <w:b/>
          <w:bCs/>
          <w:lang w:val="da-DK"/>
        </w:rPr>
        <w:t>Salgspitch til eksisterende drone-virksomheder (v1 → v2)</w:t>
      </w:r>
      <w:r w:rsidRPr="00C746A2">
        <w:rPr>
          <w:lang w:val="da-DK"/>
        </w:rPr>
        <w:t xml:space="preserve"> </w:t>
      </w:r>
      <w:r w:rsidRPr="00C746A2">
        <w:rPr>
          <w:i/>
          <w:iCs/>
          <w:lang w:val="da-DK"/>
        </w:rPr>
        <w:t xml:space="preserve">Version 0.2 — opdateret april 2026 efter </w:t>
      </w:r>
      <w:proofErr w:type="spellStart"/>
      <w:r w:rsidRPr="00C746A2">
        <w:rPr>
          <w:i/>
          <w:iCs/>
          <w:lang w:val="da-DK"/>
        </w:rPr>
        <w:t>review</w:t>
      </w:r>
      <w:proofErr w:type="spellEnd"/>
      <w:r w:rsidRPr="00C746A2">
        <w:rPr>
          <w:i/>
          <w:iCs/>
          <w:lang w:val="da-DK"/>
        </w:rPr>
        <w:t xml:space="preserve"> med Finn Matras</w:t>
      </w:r>
    </w:p>
    <w:p w14:paraId="7F7DE6F4" w14:textId="77777777" w:rsidR="00C746A2" w:rsidRPr="00C746A2" w:rsidRDefault="00C746A2" w:rsidP="00C746A2">
      <w:r w:rsidRPr="00C746A2">
        <w:pict w14:anchorId="01DE0A97">
          <v:rect id="_x0000_i1091" style="width:0;height:1.5pt" o:hralign="center" o:hrstd="t" o:hr="t" fillcolor="#a0a0a0" stroked="f"/>
        </w:pict>
      </w:r>
    </w:p>
    <w:p w14:paraId="1C12213E" w14:textId="77777777" w:rsidR="00C746A2" w:rsidRPr="00C746A2" w:rsidRDefault="00C746A2" w:rsidP="00C746A2">
      <w:pPr>
        <w:rPr>
          <w:b/>
          <w:bCs/>
          <w:lang w:val="da-DK"/>
        </w:rPr>
      </w:pPr>
      <w:r w:rsidRPr="00C746A2">
        <w:rPr>
          <w:b/>
          <w:bCs/>
          <w:lang w:val="da-DK"/>
        </w:rPr>
        <w:t xml:space="preserve">ICP (Ideal Customer </w:t>
      </w:r>
      <w:proofErr w:type="spellStart"/>
      <w:r w:rsidRPr="00C746A2">
        <w:rPr>
          <w:b/>
          <w:bCs/>
          <w:lang w:val="da-DK"/>
        </w:rPr>
        <w:t>Profile</w:t>
      </w:r>
      <w:proofErr w:type="spellEnd"/>
      <w:r w:rsidRPr="00C746A2">
        <w:rPr>
          <w:b/>
          <w:bCs/>
          <w:lang w:val="da-DK"/>
        </w:rPr>
        <w:t>)</w:t>
      </w:r>
    </w:p>
    <w:p w14:paraId="7E921213" w14:textId="77777777" w:rsidR="00C746A2" w:rsidRPr="00C746A2" w:rsidRDefault="00C746A2" w:rsidP="00C746A2">
      <w:pPr>
        <w:rPr>
          <w:lang w:val="da-DK"/>
        </w:rPr>
      </w:pPr>
      <w:r w:rsidRPr="00C746A2">
        <w:rPr>
          <w:b/>
          <w:bCs/>
          <w:lang w:val="da-DK"/>
        </w:rPr>
        <w:t>Hvem taler vi til:</w:t>
      </w:r>
      <w:r w:rsidRPr="00C746A2">
        <w:rPr>
          <w:lang w:val="da-DK"/>
        </w:rPr>
        <w:t xml:space="preserve"> CTO, </w:t>
      </w:r>
      <w:proofErr w:type="spellStart"/>
      <w:r w:rsidRPr="00C746A2">
        <w:rPr>
          <w:lang w:val="da-DK"/>
        </w:rPr>
        <w:t>lead</w:t>
      </w:r>
      <w:proofErr w:type="spellEnd"/>
      <w:r w:rsidRPr="00C746A2">
        <w:rPr>
          <w:lang w:val="da-DK"/>
        </w:rPr>
        <w:t xml:space="preserve"> </w:t>
      </w:r>
      <w:proofErr w:type="spellStart"/>
      <w:r w:rsidRPr="00C746A2">
        <w:rPr>
          <w:lang w:val="da-DK"/>
        </w:rPr>
        <w:t>engineer</w:t>
      </w:r>
      <w:proofErr w:type="spellEnd"/>
      <w:r w:rsidRPr="00C746A2">
        <w:rPr>
          <w:lang w:val="da-DK"/>
        </w:rPr>
        <w:t xml:space="preserve"> eller teknisk medstifter i en drone-virksomhed der har bygget og flyvetestet deres første drone. De er nu enten i gang med at forberede version 2, eller de ønsker at forstå hvorfor version 1 ikke performer som de håbede.</w:t>
      </w:r>
    </w:p>
    <w:p w14:paraId="44CC58D7" w14:textId="77777777" w:rsidR="00C746A2" w:rsidRPr="00C746A2" w:rsidRDefault="00C746A2" w:rsidP="00C746A2">
      <w:pPr>
        <w:rPr>
          <w:lang w:val="da-DK"/>
        </w:rPr>
      </w:pPr>
      <w:r w:rsidRPr="00C746A2">
        <w:rPr>
          <w:b/>
          <w:bCs/>
          <w:lang w:val="da-DK"/>
        </w:rPr>
        <w:t>Deres situation:</w:t>
      </w:r>
      <w:r w:rsidRPr="00C746A2">
        <w:rPr>
          <w:lang w:val="da-DK"/>
        </w:rPr>
        <w:t xml:space="preserve"> De har brugt 1–3 år på at bygge noget der flyver. De er dygtige og har gjort et imponerende stykke arbejde. Men de startede uden et solidt beregningsgrundlag — de har et ønske om hvad dronen skal kunne, men ingen præcis model at holde resultatet op imod. De optimerer komponenter enkeltvis og stoler på at kontrolsystemet fikser resten. Dronen flyver. De er tilfredse. Men de aner ikke om den kunne have gjort det dobbelt så effektivt.</w:t>
      </w:r>
    </w:p>
    <w:p w14:paraId="6E790658" w14:textId="77777777" w:rsidR="00C746A2" w:rsidRPr="00C746A2" w:rsidRDefault="00C746A2" w:rsidP="00C746A2">
      <w:proofErr w:type="spellStart"/>
      <w:r w:rsidRPr="00C746A2">
        <w:rPr>
          <w:b/>
          <w:bCs/>
        </w:rPr>
        <w:t>Primære</w:t>
      </w:r>
      <w:proofErr w:type="spellEnd"/>
      <w:r w:rsidRPr="00C746A2">
        <w:rPr>
          <w:b/>
          <w:bCs/>
        </w:rPr>
        <w:t xml:space="preserve"> </w:t>
      </w:r>
      <w:proofErr w:type="spellStart"/>
      <w:r w:rsidRPr="00C746A2">
        <w:rPr>
          <w:b/>
          <w:bCs/>
        </w:rPr>
        <w:t>frustrationer</w:t>
      </w:r>
      <w:proofErr w:type="spellEnd"/>
      <w:r w:rsidRPr="00C746A2">
        <w:rPr>
          <w:b/>
          <w:bCs/>
        </w:rPr>
        <w:t>:</w:t>
      </w:r>
    </w:p>
    <w:p w14:paraId="33F560CB" w14:textId="77777777" w:rsidR="00C746A2" w:rsidRPr="00C746A2" w:rsidRDefault="00C746A2" w:rsidP="00C746A2">
      <w:pPr>
        <w:numPr>
          <w:ilvl w:val="0"/>
          <w:numId w:val="1"/>
        </w:numPr>
        <w:rPr>
          <w:lang w:val="da-DK"/>
        </w:rPr>
      </w:pPr>
      <w:r w:rsidRPr="00C746A2">
        <w:rPr>
          <w:lang w:val="da-DK"/>
        </w:rPr>
        <w:t>Dronen flyver og udfører sin mission — men de ved ikke om den performer godt, fordi de intet har at sammenligne med.</w:t>
      </w:r>
    </w:p>
    <w:p w14:paraId="678F2B47" w14:textId="77777777" w:rsidR="00C746A2" w:rsidRPr="00C746A2" w:rsidRDefault="00C746A2" w:rsidP="00C746A2">
      <w:pPr>
        <w:numPr>
          <w:ilvl w:val="0"/>
          <w:numId w:val="1"/>
        </w:numPr>
        <w:rPr>
          <w:lang w:val="da-DK"/>
        </w:rPr>
      </w:pPr>
      <w:r w:rsidRPr="00C746A2">
        <w:rPr>
          <w:lang w:val="da-DK"/>
        </w:rPr>
        <w:t>De skal til at tage store designbeslutninger til v2 (propellerstørrelse, motorvalg, layout) og har stadig ikke et solidt beregningsgrundlag at bygge på.</w:t>
      </w:r>
    </w:p>
    <w:p w14:paraId="7A7C3355" w14:textId="77777777" w:rsidR="00C746A2" w:rsidRPr="00C746A2" w:rsidRDefault="00C746A2" w:rsidP="00C746A2">
      <w:pPr>
        <w:numPr>
          <w:ilvl w:val="0"/>
          <w:numId w:val="1"/>
        </w:numPr>
        <w:rPr>
          <w:lang w:val="da-DK"/>
        </w:rPr>
      </w:pPr>
      <w:r w:rsidRPr="00C746A2">
        <w:rPr>
          <w:lang w:val="da-DK"/>
        </w:rPr>
        <w:t>Fysisk test er dyrt og langsomt. De tester sig frem uden at vide præcist hvad de leder efter.</w:t>
      </w:r>
    </w:p>
    <w:p w14:paraId="09CA3D57" w14:textId="77777777" w:rsidR="00C746A2" w:rsidRPr="00C746A2" w:rsidRDefault="00C746A2" w:rsidP="00C746A2">
      <w:r w:rsidRPr="00C746A2">
        <w:pict w14:anchorId="3E48E71F">
          <v:rect id="_x0000_i1092" style="width:0;height:1.5pt" o:hralign="center" o:hrstd="t" o:hr="t" fillcolor="#a0a0a0" stroked="f"/>
        </w:pict>
      </w:r>
    </w:p>
    <w:p w14:paraId="2E9FF704" w14:textId="77777777" w:rsidR="00C746A2" w:rsidRPr="00C746A2" w:rsidRDefault="00C746A2" w:rsidP="00C746A2">
      <w:pPr>
        <w:rPr>
          <w:b/>
          <w:bCs/>
          <w:lang w:val="da-DK"/>
        </w:rPr>
      </w:pPr>
      <w:r w:rsidRPr="00C746A2">
        <w:rPr>
          <w:b/>
          <w:bCs/>
          <w:lang w:val="da-DK"/>
        </w:rPr>
        <w:t>Trin 1 — HOOK</w:t>
      </w:r>
    </w:p>
    <w:p w14:paraId="49D42813" w14:textId="77777777" w:rsidR="00C746A2" w:rsidRPr="00C746A2" w:rsidRDefault="00C746A2" w:rsidP="00C746A2">
      <w:pPr>
        <w:rPr>
          <w:lang w:val="da-DK"/>
        </w:rPr>
      </w:pPr>
      <w:proofErr w:type="gramStart"/>
      <w:r w:rsidRPr="00C746A2">
        <w:rPr>
          <w:b/>
          <w:bCs/>
          <w:lang w:val="da-DK"/>
        </w:rPr>
        <w:t>Primær hook</w:t>
      </w:r>
      <w:proofErr w:type="gramEnd"/>
      <w:r w:rsidRPr="00C746A2">
        <w:rPr>
          <w:b/>
          <w:bCs/>
          <w:lang w:val="da-DK"/>
        </w:rPr>
        <w:t xml:space="preserve"> (60%-varianten — anbefalet):</w:t>
      </w:r>
    </w:p>
    <w:p w14:paraId="6B122FA6" w14:textId="77777777" w:rsidR="00C746A2" w:rsidRPr="00C746A2" w:rsidRDefault="00C746A2" w:rsidP="00C746A2">
      <w:pPr>
        <w:rPr>
          <w:lang w:val="da-DK"/>
        </w:rPr>
      </w:pPr>
      <w:r w:rsidRPr="00C746A2">
        <w:rPr>
          <w:b/>
          <w:bCs/>
          <w:lang w:val="da-DK"/>
        </w:rPr>
        <w:t>"Hvornår optimerede du sidst den komponent der udgør 60% af din drones samlede energiforbrug?"</w:t>
      </w:r>
    </w:p>
    <w:p w14:paraId="33BAEFD6" w14:textId="77777777" w:rsidR="00C746A2" w:rsidRPr="00C746A2" w:rsidRDefault="00C746A2" w:rsidP="00C746A2">
      <w:pPr>
        <w:rPr>
          <w:lang w:val="da-DK"/>
        </w:rPr>
      </w:pPr>
      <w:r w:rsidRPr="00C746A2">
        <w:rPr>
          <w:i/>
          <w:iCs/>
          <w:lang w:val="da-DK"/>
        </w:rPr>
        <w:t>Hvorfor denne:</w:t>
      </w:r>
      <w:r w:rsidRPr="00C746A2">
        <w:rPr>
          <w:lang w:val="da-DK"/>
        </w:rPr>
        <w:t xml:space="preserve"> Tallet er bevist fra helikopterteori, nemt at forklare, og skaber en kognitiv pause uden at åbne for tvivlsspørgsmål. Finn bekræfter det er den mest robuste.</w:t>
      </w:r>
    </w:p>
    <w:p w14:paraId="258FBA63" w14:textId="77777777" w:rsidR="00C746A2" w:rsidRPr="00C746A2" w:rsidRDefault="00C746A2" w:rsidP="00C746A2">
      <w:pPr>
        <w:rPr>
          <w:lang w:val="da-DK"/>
        </w:rPr>
      </w:pPr>
      <w:proofErr w:type="gramStart"/>
      <w:r w:rsidRPr="00C746A2">
        <w:rPr>
          <w:i/>
          <w:iCs/>
          <w:lang w:val="da-DK"/>
        </w:rPr>
        <w:t>Alternativ hook</w:t>
      </w:r>
      <w:proofErr w:type="gramEnd"/>
      <w:r w:rsidRPr="00C746A2">
        <w:rPr>
          <w:i/>
          <w:iCs/>
          <w:lang w:val="da-DK"/>
        </w:rPr>
        <w:t xml:space="preserve"> (spørgsmåls-variant til v2-scenariet):</w:t>
      </w:r>
    </w:p>
    <w:p w14:paraId="15EE330C" w14:textId="77777777" w:rsidR="00C746A2" w:rsidRPr="00C746A2" w:rsidRDefault="00C746A2" w:rsidP="00C746A2">
      <w:pPr>
        <w:rPr>
          <w:lang w:val="da-DK"/>
        </w:rPr>
      </w:pPr>
      <w:r w:rsidRPr="00C746A2">
        <w:rPr>
          <w:b/>
          <w:bCs/>
          <w:lang w:val="da-DK"/>
        </w:rPr>
        <w:t>"Du har brugt to år på at bygge en drone der flyver. Men ved du om den performer godt — eller om du bare er tilfreds fordi den flyver?"</w:t>
      </w:r>
    </w:p>
    <w:p w14:paraId="6E2906FC" w14:textId="77777777" w:rsidR="00C746A2" w:rsidRPr="00C746A2" w:rsidRDefault="00C746A2" w:rsidP="00C746A2">
      <w:pPr>
        <w:rPr>
          <w:lang w:val="da-DK"/>
        </w:rPr>
      </w:pPr>
      <w:r w:rsidRPr="00C746A2">
        <w:rPr>
          <w:i/>
          <w:iCs/>
          <w:lang w:val="da-DK"/>
        </w:rPr>
        <w:t>Udgået hook (brug ikke):</w:t>
      </w:r>
    </w:p>
    <w:p w14:paraId="36FDD128" w14:textId="77777777" w:rsidR="00C746A2" w:rsidRPr="00C746A2" w:rsidRDefault="00C746A2" w:rsidP="00C746A2">
      <w:del w:id="0" w:author="Unknown">
        <w:r w:rsidRPr="00C746A2">
          <w:rPr>
            <w:lang w:val="da-DK"/>
          </w:rPr>
          <w:delText>"Din drone flyver. Men du ved ikke præcis hvorfor den bruger mere energi end beregnet."</w:delText>
        </w:r>
      </w:del>
      <w:r w:rsidRPr="00C746A2">
        <w:rPr>
          <w:lang w:val="da-DK"/>
        </w:rPr>
        <w:t xml:space="preserve"> </w:t>
      </w:r>
      <w:r w:rsidRPr="00C746A2">
        <w:rPr>
          <w:i/>
          <w:iCs/>
          <w:lang w:val="da-DK"/>
        </w:rPr>
        <w:t xml:space="preserve">Årsag: "beregnet" forudsætter at de har lavet en beregning at sammenligne med. </w:t>
      </w:r>
      <w:r w:rsidRPr="00C746A2">
        <w:rPr>
          <w:i/>
          <w:iCs/>
        </w:rPr>
        <w:t xml:space="preserve">Det </w:t>
      </w:r>
      <w:proofErr w:type="spellStart"/>
      <w:r w:rsidRPr="00C746A2">
        <w:rPr>
          <w:i/>
          <w:iCs/>
        </w:rPr>
        <w:t>har</w:t>
      </w:r>
      <w:proofErr w:type="spellEnd"/>
      <w:r w:rsidRPr="00C746A2">
        <w:rPr>
          <w:i/>
          <w:iCs/>
        </w:rPr>
        <w:t xml:space="preserve"> mange </w:t>
      </w:r>
      <w:proofErr w:type="spellStart"/>
      <w:r w:rsidRPr="00C746A2">
        <w:rPr>
          <w:i/>
          <w:iCs/>
        </w:rPr>
        <w:t>ikke</w:t>
      </w:r>
      <w:proofErr w:type="spellEnd"/>
      <w:r w:rsidRPr="00C746A2">
        <w:rPr>
          <w:i/>
          <w:iCs/>
        </w:rPr>
        <w:t xml:space="preserve">. Rammer </w:t>
      </w:r>
      <w:proofErr w:type="spellStart"/>
      <w:r w:rsidRPr="00C746A2">
        <w:rPr>
          <w:i/>
          <w:iCs/>
        </w:rPr>
        <w:t>ikke</w:t>
      </w:r>
      <w:proofErr w:type="spellEnd"/>
      <w:r w:rsidRPr="00C746A2">
        <w:rPr>
          <w:i/>
          <w:iCs/>
        </w:rPr>
        <w:t xml:space="preserve"> </w:t>
      </w:r>
      <w:proofErr w:type="spellStart"/>
      <w:r w:rsidRPr="00C746A2">
        <w:rPr>
          <w:i/>
          <w:iCs/>
        </w:rPr>
        <w:t>ICP'en</w:t>
      </w:r>
      <w:proofErr w:type="spellEnd"/>
      <w:r w:rsidRPr="00C746A2">
        <w:rPr>
          <w:i/>
          <w:iCs/>
        </w:rPr>
        <w:t xml:space="preserve"> </w:t>
      </w:r>
      <w:proofErr w:type="spellStart"/>
      <w:r w:rsidRPr="00C746A2">
        <w:rPr>
          <w:i/>
          <w:iCs/>
        </w:rPr>
        <w:t>præcist</w:t>
      </w:r>
      <w:proofErr w:type="spellEnd"/>
      <w:r w:rsidRPr="00C746A2">
        <w:rPr>
          <w:i/>
          <w:iCs/>
        </w:rPr>
        <w:t>.</w:t>
      </w:r>
    </w:p>
    <w:p w14:paraId="424DBCAE" w14:textId="77777777" w:rsidR="00C746A2" w:rsidRPr="00C746A2" w:rsidRDefault="00C746A2" w:rsidP="00C746A2">
      <w:r w:rsidRPr="00C746A2">
        <w:pict w14:anchorId="0DD766CF">
          <v:rect id="_x0000_i1093" style="width:0;height:1.5pt" o:hralign="center" o:hrstd="t" o:hr="t" fillcolor="#a0a0a0" stroked="f"/>
        </w:pict>
      </w:r>
    </w:p>
    <w:p w14:paraId="3B4C2E30" w14:textId="77777777" w:rsidR="00C746A2" w:rsidRPr="00C746A2" w:rsidRDefault="00C746A2" w:rsidP="00C746A2">
      <w:pPr>
        <w:rPr>
          <w:b/>
          <w:bCs/>
          <w:lang w:val="da-DK"/>
        </w:rPr>
      </w:pPr>
      <w:r w:rsidRPr="00C746A2">
        <w:rPr>
          <w:b/>
          <w:bCs/>
          <w:lang w:val="da-DK"/>
        </w:rPr>
        <w:t>Trin 2 — PROBLEM</w:t>
      </w:r>
    </w:p>
    <w:p w14:paraId="7494AC25" w14:textId="77777777" w:rsidR="00C746A2" w:rsidRPr="00C746A2" w:rsidRDefault="00C746A2" w:rsidP="00C746A2">
      <w:pPr>
        <w:rPr>
          <w:lang w:val="da-DK"/>
        </w:rPr>
      </w:pPr>
      <w:r w:rsidRPr="00C746A2">
        <w:rPr>
          <w:lang w:val="da-DK"/>
        </w:rPr>
        <w:lastRenderedPageBreak/>
        <w:t>De fleste drone-virksomheder bygger deres første drone ud fra inspiration fra andre, mavefornemmelse og trial-and-error. Det er ikke fordi de er uopmærksomme — det er fordi der ikke har eksisteret et tilgængeligt værktøj der kobler ønsker direkte til et præcist design.</w:t>
      </w:r>
    </w:p>
    <w:p w14:paraId="069CF6F0" w14:textId="77777777" w:rsidR="00C746A2" w:rsidRPr="00C746A2" w:rsidRDefault="00C746A2" w:rsidP="00C746A2">
      <w:pPr>
        <w:rPr>
          <w:lang w:val="da-DK"/>
        </w:rPr>
      </w:pPr>
      <w:r w:rsidRPr="00C746A2">
        <w:rPr>
          <w:lang w:val="da-DK"/>
        </w:rPr>
        <w:t>Resultatet er at dronen flyver. Den gør hvad de vil. Og de er tilfredse — fordi de ikke ved hvad de gik glip af.</w:t>
      </w:r>
    </w:p>
    <w:p w14:paraId="4EBA1374" w14:textId="77777777" w:rsidR="00C746A2" w:rsidRPr="00C746A2" w:rsidRDefault="00C746A2" w:rsidP="00C746A2">
      <w:pPr>
        <w:rPr>
          <w:lang w:val="da-DK"/>
        </w:rPr>
      </w:pPr>
      <w:r w:rsidRPr="00C746A2">
        <w:rPr>
          <w:lang w:val="da-DK"/>
        </w:rPr>
        <w:t>Det der faktisk sker under overfladen: hver rotor i systemet skaber en luftstrøm der direkte påvirker naborotorernes inflow. De aerodynamiske interaktioner mellem propellerne er reelle og målbare — og de ignoreres systematisk af langt de fleste i drone-industrien, inklusive de fleste simuleringsværktøjer på markedet. Kontrolsystemet kompenserer for inefficienserne, hvilket gør dem usynlige. Man ser en drone der flyver stabilt. Man ser ikke det energitab der ligger bagved.</w:t>
      </w:r>
    </w:p>
    <w:p w14:paraId="538920CE" w14:textId="77777777" w:rsidR="00C746A2" w:rsidRPr="00C746A2" w:rsidRDefault="00C746A2" w:rsidP="00C746A2">
      <w:pPr>
        <w:rPr>
          <w:lang w:val="da-DK"/>
        </w:rPr>
      </w:pPr>
      <w:r w:rsidRPr="00C746A2">
        <w:rPr>
          <w:lang w:val="da-DK"/>
        </w:rPr>
        <w:t>Hertil kommer at komponenter næsten altid vælges i den forkerte rækkefølge. Den korrekte rækkefølge er: propeller → motor → batteri → controller. Mange teams gør det omvendt — og betaler prisen i flyvetid og payload-kapacitet uden nogensinde at se forbindelsen.</w:t>
      </w:r>
    </w:p>
    <w:p w14:paraId="4EBC6C9B" w14:textId="77777777" w:rsidR="00C746A2" w:rsidRPr="00C746A2" w:rsidRDefault="00C746A2" w:rsidP="00C746A2">
      <w:r w:rsidRPr="00C746A2">
        <w:pict w14:anchorId="1B8FD5D0">
          <v:rect id="_x0000_i1094" style="width:0;height:1.5pt" o:hralign="center" o:hrstd="t" o:hr="t" fillcolor="#a0a0a0" stroked="f"/>
        </w:pict>
      </w:r>
    </w:p>
    <w:p w14:paraId="2D9F541F" w14:textId="77777777" w:rsidR="00C746A2" w:rsidRPr="00C746A2" w:rsidRDefault="00C746A2" w:rsidP="00C746A2">
      <w:pPr>
        <w:rPr>
          <w:b/>
          <w:bCs/>
          <w:lang w:val="da-DK"/>
        </w:rPr>
      </w:pPr>
      <w:r w:rsidRPr="00C746A2">
        <w:rPr>
          <w:b/>
          <w:bCs/>
          <w:lang w:val="da-DK"/>
        </w:rPr>
        <w:t>Trin 3 — AGITATION</w:t>
      </w:r>
    </w:p>
    <w:p w14:paraId="546AEC9F" w14:textId="77777777" w:rsidR="00C746A2" w:rsidRPr="00C746A2" w:rsidRDefault="00C746A2" w:rsidP="00C746A2">
      <w:pPr>
        <w:rPr>
          <w:lang w:val="da-DK"/>
        </w:rPr>
      </w:pPr>
      <w:r w:rsidRPr="00C746A2">
        <w:rPr>
          <w:lang w:val="da-DK"/>
        </w:rPr>
        <w:t>Version 2 er en stor investering. Du kommer til at træffe beslutninger om propellerstørrelse, motortype, antal rotorer og layout der definerer dronens performance de næste 2–3 år. Hvis de beslutninger er baseret på den samme intuition og de samme ufuldstændige modeller du brugte til version 1, medbringer du de samme blinde vinkler — bare i en dyrere udgave.</w:t>
      </w:r>
    </w:p>
    <w:p w14:paraId="250474EB" w14:textId="77777777" w:rsidR="00C746A2" w:rsidRPr="00C746A2" w:rsidRDefault="00C746A2" w:rsidP="00C746A2">
      <w:pPr>
        <w:rPr>
          <w:lang w:val="da-DK"/>
        </w:rPr>
      </w:pPr>
      <w:r w:rsidRPr="00C746A2">
        <w:rPr>
          <w:lang w:val="da-DK"/>
        </w:rPr>
        <w:t>Og det koster mere end du tror. En droneingeniør der bruger et år på at iterere sig frem til et design, kunne have nået det samme på en måned med de rigtige beregninger. Hver fysisk prototyperunde der kan erstattes af en korrekt simulering er direkte besparelse på tid og kapital.</w:t>
      </w:r>
    </w:p>
    <w:p w14:paraId="37061717" w14:textId="77777777" w:rsidR="00C746A2" w:rsidRPr="00C746A2" w:rsidRDefault="00C746A2" w:rsidP="00C746A2">
      <w:pPr>
        <w:rPr>
          <w:lang w:val="da-DK"/>
        </w:rPr>
      </w:pPr>
      <w:r w:rsidRPr="00C746A2">
        <w:rPr>
          <w:lang w:val="da-DK"/>
        </w:rPr>
        <w:t>Dem der får adgang til præcis aerodynamisk modellering nu, itererer hurtigere, forudsiger performance inden de bygger, og ankommer til version 2 på et fundamentalt andet grundlag end dem der stadig kører på mavefornemmelse.</w:t>
      </w:r>
    </w:p>
    <w:p w14:paraId="7FB09E46" w14:textId="77777777" w:rsidR="00C746A2" w:rsidRPr="00C746A2" w:rsidRDefault="00C746A2" w:rsidP="00C746A2">
      <w:r w:rsidRPr="00C746A2">
        <w:pict w14:anchorId="780A5264">
          <v:rect id="_x0000_i1095" style="width:0;height:1.5pt" o:hralign="center" o:hrstd="t" o:hr="t" fillcolor="#a0a0a0" stroked="f"/>
        </w:pict>
      </w:r>
    </w:p>
    <w:p w14:paraId="35B4EA3A" w14:textId="77777777" w:rsidR="00C746A2" w:rsidRPr="00C746A2" w:rsidRDefault="00C746A2" w:rsidP="00C746A2">
      <w:pPr>
        <w:rPr>
          <w:b/>
          <w:bCs/>
          <w:lang w:val="da-DK"/>
        </w:rPr>
      </w:pPr>
      <w:r w:rsidRPr="00C746A2">
        <w:rPr>
          <w:b/>
          <w:bCs/>
          <w:lang w:val="da-DK"/>
        </w:rPr>
        <w:t>Trin 4 — LØSNING</w:t>
      </w:r>
    </w:p>
    <w:p w14:paraId="788A8437" w14:textId="77777777" w:rsidR="00C746A2" w:rsidRPr="00C746A2" w:rsidRDefault="00C746A2" w:rsidP="00C746A2">
      <w:pPr>
        <w:rPr>
          <w:lang w:val="da-DK"/>
        </w:rPr>
      </w:pPr>
      <w:r w:rsidRPr="00C746A2">
        <w:rPr>
          <w:lang w:val="da-DK"/>
        </w:rPr>
        <w:t xml:space="preserve">FF Twin er en simulerings- og optimeringsplatform udviklet specielt til multirotor-systemer. Den er bygget til at operere på </w:t>
      </w:r>
      <w:r w:rsidRPr="00C746A2">
        <w:rPr>
          <w:i/>
          <w:iCs/>
          <w:lang w:val="da-DK"/>
        </w:rPr>
        <w:t>problemniveau</w:t>
      </w:r>
      <w:r w:rsidRPr="00C746A2">
        <w:rPr>
          <w:lang w:val="da-DK"/>
        </w:rPr>
        <w:t xml:space="preserve"> — du beskriver hvad du ønsker at opnå, systemet oversætter det til et præcist design.</w:t>
      </w:r>
    </w:p>
    <w:p w14:paraId="74FF2751" w14:textId="77777777" w:rsidR="00C746A2" w:rsidRPr="00C746A2" w:rsidRDefault="00C746A2" w:rsidP="00C746A2">
      <w:pPr>
        <w:rPr>
          <w:lang w:val="da-DK"/>
        </w:rPr>
      </w:pPr>
      <w:r w:rsidRPr="00C746A2">
        <w:rPr>
          <w:lang w:val="da-DK"/>
        </w:rPr>
        <w:t>Du behøver ikke ekspertviden inden for CAD eller flydynamik. Du behøver ikke at sidde med komplekse generalist-værktøjer som Ansys eller Simulink der kræver måneders oplæringstid. Du siger hvad dronen skal kunne. Platformen beregner, simulerer og optimerer — og viser dig hvad der virker, og hvad der koster dig.</w:t>
      </w:r>
    </w:p>
    <w:p w14:paraId="7B9439A5" w14:textId="77777777" w:rsidR="00C746A2" w:rsidRPr="00C746A2" w:rsidRDefault="00C746A2" w:rsidP="00C746A2">
      <w:r w:rsidRPr="00C746A2">
        <w:pict w14:anchorId="3F07D19F">
          <v:rect id="_x0000_i1096" style="width:0;height:1.5pt" o:hralign="center" o:hrstd="t" o:hr="t" fillcolor="#a0a0a0" stroked="f"/>
        </w:pict>
      </w:r>
    </w:p>
    <w:p w14:paraId="00746C73" w14:textId="77777777" w:rsidR="00C746A2" w:rsidRPr="00C746A2" w:rsidRDefault="00C746A2" w:rsidP="00C746A2">
      <w:pPr>
        <w:rPr>
          <w:b/>
          <w:bCs/>
          <w:lang w:val="da-DK"/>
        </w:rPr>
      </w:pPr>
      <w:r w:rsidRPr="00C746A2">
        <w:rPr>
          <w:b/>
          <w:bCs/>
          <w:lang w:val="da-DK"/>
        </w:rPr>
        <w:t>Trin 5 — AUTORITET &amp; TROVÆRDIGHED</w:t>
      </w:r>
    </w:p>
    <w:p w14:paraId="0D7134D9" w14:textId="77777777" w:rsidR="00C746A2" w:rsidRPr="00C746A2" w:rsidRDefault="00C746A2" w:rsidP="00C746A2">
      <w:pPr>
        <w:rPr>
          <w:lang w:val="da-DK"/>
        </w:rPr>
      </w:pPr>
      <w:r w:rsidRPr="00C746A2">
        <w:rPr>
          <w:lang w:val="da-DK"/>
        </w:rPr>
        <w:t>Platformen er bygget på velkendt og accepteret videnskab — og i tillæg til dette, state-of-the-art modeller som ingen andre i industrien har adgang til.</w:t>
      </w:r>
    </w:p>
    <w:p w14:paraId="4B051DBB" w14:textId="77777777" w:rsidR="00C746A2" w:rsidRPr="00C746A2" w:rsidRDefault="00C746A2" w:rsidP="00C746A2">
      <w:r w:rsidRPr="00C746A2">
        <w:rPr>
          <w:lang w:val="da-DK"/>
        </w:rPr>
        <w:lastRenderedPageBreak/>
        <w:t xml:space="preserve">Den underliggende </w:t>
      </w:r>
      <w:proofErr w:type="spellStart"/>
      <w:r w:rsidRPr="00C746A2">
        <w:rPr>
          <w:lang w:val="da-DK"/>
        </w:rPr>
        <w:t>inflow</w:t>
      </w:r>
      <w:proofErr w:type="spellEnd"/>
      <w:r w:rsidRPr="00C746A2">
        <w:rPr>
          <w:lang w:val="da-DK"/>
        </w:rPr>
        <w:t xml:space="preserve">-model er udviklet af Finn Matras, </w:t>
      </w:r>
      <w:proofErr w:type="spellStart"/>
      <w:r w:rsidRPr="00C746A2">
        <w:rPr>
          <w:lang w:val="da-DK"/>
        </w:rPr>
        <w:t>PhD</w:t>
      </w:r>
      <w:proofErr w:type="spellEnd"/>
      <w:r w:rsidRPr="00C746A2">
        <w:rPr>
          <w:lang w:val="da-DK"/>
        </w:rPr>
        <w:t xml:space="preserve"> fra NTNU (Norges teknisk-</w:t>
      </w:r>
      <w:proofErr w:type="spellStart"/>
      <w:r w:rsidRPr="00C746A2">
        <w:rPr>
          <w:lang w:val="da-DK"/>
        </w:rPr>
        <w:t>naturvitenskapelige</w:t>
      </w:r>
      <w:proofErr w:type="spellEnd"/>
      <w:r w:rsidRPr="00C746A2">
        <w:rPr>
          <w:lang w:val="da-DK"/>
        </w:rPr>
        <w:t xml:space="preserve"> Universitet) — </w:t>
      </w:r>
      <w:proofErr w:type="spellStart"/>
      <w:r w:rsidRPr="00C746A2">
        <w:rPr>
          <w:lang w:val="da-DK"/>
        </w:rPr>
        <w:t>award-winning</w:t>
      </w:r>
      <w:proofErr w:type="spellEnd"/>
      <w:r w:rsidRPr="00C746A2">
        <w:rPr>
          <w:lang w:val="da-DK"/>
        </w:rPr>
        <w:t xml:space="preserve"> forsker og en af de få i verden der har formaliseret dynamisk </w:t>
      </w:r>
      <w:proofErr w:type="spellStart"/>
      <w:r w:rsidRPr="00C746A2">
        <w:rPr>
          <w:lang w:val="da-DK"/>
        </w:rPr>
        <w:t>inflow</w:t>
      </w:r>
      <w:proofErr w:type="spellEnd"/>
      <w:r w:rsidRPr="00C746A2">
        <w:rPr>
          <w:lang w:val="da-DK"/>
        </w:rPr>
        <w:t xml:space="preserve">-modellering for multirotor-systemer fra første principper. </w:t>
      </w:r>
      <w:proofErr w:type="spellStart"/>
      <w:r w:rsidRPr="00C746A2">
        <w:t>Forskningen</w:t>
      </w:r>
      <w:proofErr w:type="spellEnd"/>
      <w:r w:rsidRPr="00C746A2">
        <w:t xml:space="preserve"> er </w:t>
      </w:r>
      <w:proofErr w:type="spellStart"/>
      <w:r w:rsidRPr="00C746A2">
        <w:t>publiceret</w:t>
      </w:r>
      <w:proofErr w:type="spellEnd"/>
      <w:r w:rsidRPr="00C746A2">
        <w:t xml:space="preserve"> </w:t>
      </w:r>
      <w:proofErr w:type="spellStart"/>
      <w:r w:rsidRPr="00C746A2">
        <w:t>og</w:t>
      </w:r>
      <w:proofErr w:type="spellEnd"/>
      <w:r w:rsidRPr="00C746A2">
        <w:t xml:space="preserve"> peer-reviewed </w:t>
      </w:r>
      <w:proofErr w:type="spellStart"/>
      <w:r w:rsidRPr="00C746A2">
        <w:t>i</w:t>
      </w:r>
      <w:proofErr w:type="spellEnd"/>
      <w:r w:rsidRPr="00C746A2">
        <w:t xml:space="preserve"> </w:t>
      </w:r>
      <w:r w:rsidRPr="00C746A2">
        <w:rPr>
          <w:i/>
          <w:iCs/>
        </w:rPr>
        <w:t>The Aeronautical Journal</w:t>
      </w:r>
      <w:r w:rsidRPr="00C746A2">
        <w:t xml:space="preserve"> (Cambridge University Press, 2025) </w:t>
      </w:r>
      <w:proofErr w:type="spellStart"/>
      <w:r w:rsidRPr="00C746A2">
        <w:t>og</w:t>
      </w:r>
      <w:proofErr w:type="spellEnd"/>
      <w:r w:rsidRPr="00C746A2">
        <w:t xml:space="preserve"> </w:t>
      </w:r>
      <w:r w:rsidRPr="00C746A2">
        <w:rPr>
          <w:i/>
          <w:iCs/>
        </w:rPr>
        <w:t>Wind Energy Science</w:t>
      </w:r>
      <w:r w:rsidRPr="00C746A2">
        <w:t xml:space="preserve"> (Copernicus, 2025).</w:t>
      </w:r>
    </w:p>
    <w:p w14:paraId="1E527D6B" w14:textId="77777777" w:rsidR="00C746A2" w:rsidRPr="00C746A2" w:rsidRDefault="00C746A2" w:rsidP="00C746A2">
      <w:r w:rsidRPr="00C746A2">
        <w:rPr>
          <w:lang w:val="da-DK"/>
        </w:rPr>
        <w:t xml:space="preserve">Det er ikke et softwareprodukt bygget ovenpå eksisterende simuleringsværktøjer. </w:t>
      </w:r>
      <w:r w:rsidRPr="00C746A2">
        <w:t xml:space="preserve">Det er </w:t>
      </w:r>
      <w:proofErr w:type="spellStart"/>
      <w:r w:rsidRPr="00C746A2">
        <w:t>forskning</w:t>
      </w:r>
      <w:proofErr w:type="spellEnd"/>
      <w:r w:rsidRPr="00C746A2">
        <w:t xml:space="preserve"> der er </w:t>
      </w:r>
      <w:proofErr w:type="spellStart"/>
      <w:r w:rsidRPr="00C746A2">
        <w:t>gjort</w:t>
      </w:r>
      <w:proofErr w:type="spellEnd"/>
      <w:r w:rsidRPr="00C746A2">
        <w:t xml:space="preserve"> </w:t>
      </w:r>
      <w:proofErr w:type="spellStart"/>
      <w:r w:rsidRPr="00C746A2">
        <w:t>tilgængelig</w:t>
      </w:r>
      <w:proofErr w:type="spellEnd"/>
      <w:r w:rsidRPr="00C746A2">
        <w:t xml:space="preserve"> </w:t>
      </w:r>
      <w:proofErr w:type="spellStart"/>
      <w:r w:rsidRPr="00C746A2">
        <w:t>som</w:t>
      </w:r>
      <w:proofErr w:type="spellEnd"/>
      <w:r w:rsidRPr="00C746A2">
        <w:t xml:space="preserve"> platform.</w:t>
      </w:r>
    </w:p>
    <w:p w14:paraId="5DA23202" w14:textId="77777777" w:rsidR="00C746A2" w:rsidRPr="00C746A2" w:rsidRDefault="00C746A2" w:rsidP="00C746A2">
      <w:r w:rsidRPr="00C746A2">
        <w:pict w14:anchorId="2A018E04">
          <v:rect id="_x0000_i1097" style="width:0;height:1.5pt" o:hralign="center" o:hrstd="t" o:hr="t" fillcolor="#a0a0a0" stroked="f"/>
        </w:pict>
      </w:r>
    </w:p>
    <w:p w14:paraId="32656326" w14:textId="77777777" w:rsidR="00C746A2" w:rsidRPr="00C746A2" w:rsidRDefault="00C746A2" w:rsidP="00C746A2">
      <w:pPr>
        <w:rPr>
          <w:b/>
          <w:bCs/>
          <w:lang w:val="da-DK"/>
        </w:rPr>
      </w:pPr>
      <w:r w:rsidRPr="00C746A2">
        <w:rPr>
          <w:b/>
          <w:bCs/>
          <w:lang w:val="da-DK"/>
        </w:rPr>
        <w:t>Trin 6 — FEATURES → FORDELE</w:t>
      </w:r>
    </w:p>
    <w:p w14:paraId="76997C46" w14:textId="77777777" w:rsidR="00C746A2" w:rsidRPr="00C746A2" w:rsidRDefault="00C746A2" w:rsidP="00C746A2">
      <w:pPr>
        <w:rPr>
          <w:lang w:val="da-DK"/>
        </w:rPr>
      </w:pPr>
      <w:r w:rsidRPr="00C746A2">
        <w:rPr>
          <w:b/>
          <w:bCs/>
          <w:lang w:val="da-DK"/>
        </w:rPr>
        <w:t>Energibudget-</w:t>
      </w:r>
      <w:proofErr w:type="spellStart"/>
      <w:r w:rsidRPr="00C746A2">
        <w:rPr>
          <w:b/>
          <w:bCs/>
          <w:lang w:val="da-DK"/>
        </w:rPr>
        <w:t>dekomponering</w:t>
      </w:r>
      <w:proofErr w:type="spellEnd"/>
      <w:r w:rsidRPr="00C746A2">
        <w:rPr>
          <w:b/>
          <w:bCs/>
          <w:lang w:val="da-DK"/>
        </w:rPr>
        <w:t xml:space="preserve"> (Pi / Pr / Pa)</w:t>
      </w:r>
      <w:r w:rsidRPr="00C746A2">
        <w:rPr>
          <w:lang w:val="da-DK"/>
        </w:rPr>
        <w:t xml:space="preserve"> → Din drone producerer ét samlet strømforbrug. Vi deler det op i dets tre komponenter: </w:t>
      </w:r>
      <w:proofErr w:type="spellStart"/>
      <w:r w:rsidRPr="00C746A2">
        <w:rPr>
          <w:lang w:val="da-DK"/>
        </w:rPr>
        <w:t>induced</w:t>
      </w:r>
      <w:proofErr w:type="spellEnd"/>
      <w:r w:rsidRPr="00C746A2">
        <w:rPr>
          <w:lang w:val="da-DK"/>
        </w:rPr>
        <w:t xml:space="preserve"> power (Pi), </w:t>
      </w:r>
      <w:proofErr w:type="spellStart"/>
      <w:r w:rsidRPr="00C746A2">
        <w:rPr>
          <w:lang w:val="da-DK"/>
        </w:rPr>
        <w:t>profile</w:t>
      </w:r>
      <w:proofErr w:type="spellEnd"/>
      <w:r w:rsidRPr="00C746A2">
        <w:rPr>
          <w:lang w:val="da-DK"/>
        </w:rPr>
        <w:t xml:space="preserve"> power (Pr) og </w:t>
      </w:r>
      <w:proofErr w:type="spellStart"/>
      <w:r w:rsidRPr="00C746A2">
        <w:rPr>
          <w:lang w:val="da-DK"/>
        </w:rPr>
        <w:t>parasitic</w:t>
      </w:r>
      <w:proofErr w:type="spellEnd"/>
      <w:r w:rsidRPr="00C746A2">
        <w:rPr>
          <w:lang w:val="da-DK"/>
        </w:rPr>
        <w:t xml:space="preserve"> power (Pa). Når vi kan se at </w:t>
      </w:r>
      <w:proofErr w:type="gramStart"/>
      <w:r w:rsidRPr="00C746A2">
        <w:rPr>
          <w:lang w:val="da-DK"/>
        </w:rPr>
        <w:t>din Pi</w:t>
      </w:r>
      <w:proofErr w:type="gramEnd"/>
      <w:r w:rsidRPr="00C746A2">
        <w:rPr>
          <w:lang w:val="da-DK"/>
        </w:rPr>
        <w:t xml:space="preserve"> er fin men din Pr er langt over hvad den bør være, ved vi præcist hvad vi skal fokusere på — og hvad der ikke er problemet. Det kan du ikke se selv, fordi du kun kan måle P i alt.</w:t>
      </w:r>
    </w:p>
    <w:p w14:paraId="7941709A" w14:textId="77777777" w:rsidR="00C746A2" w:rsidRPr="00C746A2" w:rsidRDefault="00C746A2" w:rsidP="00C746A2">
      <w:pPr>
        <w:rPr>
          <w:lang w:val="da-DK"/>
        </w:rPr>
      </w:pPr>
      <w:r w:rsidRPr="00C746A2">
        <w:rPr>
          <w:b/>
          <w:bCs/>
          <w:lang w:val="da-DK"/>
        </w:rPr>
        <w:t xml:space="preserve">Korrekt </w:t>
      </w:r>
      <w:proofErr w:type="spellStart"/>
      <w:r w:rsidRPr="00C746A2">
        <w:rPr>
          <w:b/>
          <w:bCs/>
          <w:lang w:val="da-DK"/>
        </w:rPr>
        <w:t>inflow</w:t>
      </w:r>
      <w:proofErr w:type="spellEnd"/>
      <w:r w:rsidRPr="00C746A2">
        <w:rPr>
          <w:b/>
          <w:bCs/>
          <w:lang w:val="da-DK"/>
        </w:rPr>
        <w:t>-modellering inkl. rotor-rotor-interaktioner</w:t>
      </w:r>
      <w:r w:rsidRPr="00C746A2">
        <w:rPr>
          <w:lang w:val="da-DK"/>
        </w:rPr>
        <w:t xml:space="preserve"> → Dine rotorer påvirker hinandens luftstrøm. Det ignoreres af langt de fleste simuleringsværktøjer. Vi modellerer det — og det er præcis her de skjulte tab ligger.</w:t>
      </w:r>
    </w:p>
    <w:p w14:paraId="5E89C8CB" w14:textId="77777777" w:rsidR="00C746A2" w:rsidRPr="00C746A2" w:rsidRDefault="00C746A2" w:rsidP="00C746A2">
      <w:pPr>
        <w:rPr>
          <w:lang w:val="da-DK"/>
        </w:rPr>
      </w:pPr>
      <w:r w:rsidRPr="00C746A2">
        <w:rPr>
          <w:b/>
          <w:bCs/>
          <w:lang w:val="da-DK"/>
        </w:rPr>
        <w:t>Komplet komponent-optimering i korrekt rækkefølge</w:t>
      </w:r>
      <w:r w:rsidRPr="00C746A2">
        <w:rPr>
          <w:lang w:val="da-DK"/>
        </w:rPr>
        <w:t xml:space="preserve"> → Propeller, motor, batteri og controller analyseres og optimeres som et sammenhængende system — i den rækkefølge der giver mening aerodynamisk, ikke den rækkefølge man tilfældigvis har købt komponenterne.</w:t>
      </w:r>
    </w:p>
    <w:p w14:paraId="66E8EF88" w14:textId="77777777" w:rsidR="00C746A2" w:rsidRPr="00C746A2" w:rsidRDefault="00C746A2" w:rsidP="00C746A2">
      <w:pPr>
        <w:rPr>
          <w:lang w:val="da-DK"/>
        </w:rPr>
      </w:pPr>
      <w:r w:rsidRPr="00C746A2">
        <w:rPr>
          <w:b/>
          <w:bCs/>
          <w:lang w:val="da-DK"/>
        </w:rPr>
        <w:t>Missions-baseret simulering</w:t>
      </w:r>
      <w:r w:rsidRPr="00C746A2">
        <w:rPr>
          <w:lang w:val="da-DK"/>
        </w:rPr>
        <w:t xml:space="preserve"> → Optimer til den faktiske mission: rute, hastighed, </w:t>
      </w:r>
      <w:proofErr w:type="spellStart"/>
      <w:r w:rsidRPr="00C746A2">
        <w:rPr>
          <w:lang w:val="da-DK"/>
        </w:rPr>
        <w:t>payload</w:t>
      </w:r>
      <w:proofErr w:type="spellEnd"/>
      <w:r w:rsidRPr="00C746A2">
        <w:rPr>
          <w:lang w:val="da-DK"/>
        </w:rPr>
        <w:t>, vejrforhold. Ikke til laboratorieforhold. En DJI Phantom 4 Pro bruger 13% mindre energi ved ~30 km/t end i hover — de fleste dronepiloter ved det ikke. Vores model ser det.</w:t>
      </w:r>
    </w:p>
    <w:p w14:paraId="113A21CE" w14:textId="77777777" w:rsidR="00C746A2" w:rsidRPr="00C746A2" w:rsidRDefault="00C746A2" w:rsidP="00C746A2">
      <w:pPr>
        <w:rPr>
          <w:lang w:val="da-DK"/>
        </w:rPr>
      </w:pPr>
      <w:r w:rsidRPr="00C746A2">
        <w:rPr>
          <w:b/>
          <w:bCs/>
          <w:lang w:val="da-DK"/>
        </w:rPr>
        <w:t>Hurtig iteration — fra år til måneder</w:t>
      </w:r>
      <w:r w:rsidRPr="00C746A2">
        <w:rPr>
          <w:lang w:val="da-DK"/>
        </w:rPr>
        <w:t xml:space="preserve"> → Et dronedesign der tager 1–3 år at </w:t>
      </w:r>
      <w:proofErr w:type="spellStart"/>
      <w:r w:rsidRPr="00C746A2">
        <w:rPr>
          <w:lang w:val="da-DK"/>
        </w:rPr>
        <w:t>iterere</w:t>
      </w:r>
      <w:proofErr w:type="spellEnd"/>
      <w:r w:rsidRPr="00C746A2">
        <w:rPr>
          <w:lang w:val="da-DK"/>
        </w:rPr>
        <w:t xml:space="preserve"> fysisk kan analyseres og optimeres på en brøkdel af den tid. Og når du er inde i systemet, kan du lave løbende </w:t>
      </w:r>
      <w:proofErr w:type="spellStart"/>
      <w:r w:rsidRPr="00C746A2">
        <w:rPr>
          <w:lang w:val="da-DK"/>
        </w:rPr>
        <w:t>kleine</w:t>
      </w:r>
      <w:proofErr w:type="spellEnd"/>
      <w:r w:rsidRPr="00C746A2">
        <w:rPr>
          <w:lang w:val="da-DK"/>
        </w:rPr>
        <w:t xml:space="preserve"> iterationer — tilpasse til ny mission, ny kunde, ny </w:t>
      </w:r>
      <w:proofErr w:type="spellStart"/>
      <w:r w:rsidRPr="00C746A2">
        <w:rPr>
          <w:lang w:val="da-DK"/>
        </w:rPr>
        <w:t>payload</w:t>
      </w:r>
      <w:proofErr w:type="spellEnd"/>
      <w:r w:rsidRPr="00C746A2">
        <w:rPr>
          <w:lang w:val="da-DK"/>
        </w:rPr>
        <w:t xml:space="preserve"> — uden at starte forfra.</w:t>
      </w:r>
    </w:p>
    <w:p w14:paraId="7E2F96CD" w14:textId="77777777" w:rsidR="00C746A2" w:rsidRPr="00C746A2" w:rsidRDefault="00C746A2" w:rsidP="00C746A2">
      <w:pPr>
        <w:rPr>
          <w:lang w:val="da-DK"/>
        </w:rPr>
      </w:pPr>
      <w:r w:rsidRPr="00C746A2">
        <w:rPr>
          <w:b/>
          <w:bCs/>
          <w:lang w:val="da-DK"/>
        </w:rPr>
        <w:t>Nem at bruge — opererer på problemniveau</w:t>
      </w:r>
      <w:r w:rsidRPr="00C746A2">
        <w:rPr>
          <w:lang w:val="da-DK"/>
        </w:rPr>
        <w:t xml:space="preserve"> → Du fortæller hvad du vil opnå. Systemet oversætter til design. Du behøver ikke dyb ekspertise i flydynamik for at bruge platformen — men du får adgang til den ekspertise som om du havde den.</w:t>
      </w:r>
    </w:p>
    <w:p w14:paraId="02B934CE" w14:textId="77777777" w:rsidR="00C746A2" w:rsidRPr="00C746A2" w:rsidRDefault="00C746A2" w:rsidP="00C746A2">
      <w:pPr>
        <w:rPr>
          <w:lang w:val="da-DK"/>
        </w:rPr>
      </w:pPr>
      <w:r w:rsidRPr="00C746A2">
        <w:rPr>
          <w:b/>
          <w:bCs/>
          <w:lang w:val="da-DK"/>
        </w:rPr>
        <w:t>Akustisk profil</w:t>
      </w:r>
      <w:r w:rsidRPr="00C746A2">
        <w:rPr>
          <w:lang w:val="da-DK"/>
        </w:rPr>
        <w:t xml:space="preserve"> → Støjoptimering som designparameter fra starten — relevant for BVLOS-tilladelser, urbane operationer og militære applikationer.</w:t>
      </w:r>
    </w:p>
    <w:p w14:paraId="162B7FE8" w14:textId="77777777" w:rsidR="00C746A2" w:rsidRPr="00C746A2" w:rsidRDefault="00C746A2" w:rsidP="00C746A2">
      <w:r w:rsidRPr="00C746A2">
        <w:pict w14:anchorId="18B1ED59">
          <v:rect id="_x0000_i1098" style="width:0;height:1.5pt" o:hralign="center" o:hrstd="t" o:hr="t" fillcolor="#a0a0a0" stroked="f"/>
        </w:pict>
      </w:r>
    </w:p>
    <w:p w14:paraId="1DD69C2F" w14:textId="77777777" w:rsidR="00C746A2" w:rsidRPr="00C746A2" w:rsidRDefault="00C746A2" w:rsidP="00C746A2">
      <w:pPr>
        <w:rPr>
          <w:b/>
          <w:bCs/>
          <w:lang w:val="da-DK"/>
        </w:rPr>
      </w:pPr>
      <w:r w:rsidRPr="00C746A2">
        <w:rPr>
          <w:b/>
          <w:bCs/>
          <w:lang w:val="da-DK"/>
        </w:rPr>
        <w:t>Trin 7 — SOCIAL PROOF</w:t>
      </w:r>
    </w:p>
    <w:p w14:paraId="4D328AB2" w14:textId="77777777" w:rsidR="00C746A2" w:rsidRPr="00C746A2" w:rsidRDefault="00C746A2" w:rsidP="00C746A2">
      <w:pPr>
        <w:rPr>
          <w:lang w:val="da-DK"/>
        </w:rPr>
      </w:pPr>
      <w:r w:rsidRPr="00C746A2">
        <w:rPr>
          <w:i/>
          <w:iCs/>
          <w:lang w:val="da-DK"/>
        </w:rPr>
        <w:t>[Under opbygning — udbygges når resultater fra pilotkunderne i Brøndby og Trondheim er dokumenterede]</w:t>
      </w:r>
    </w:p>
    <w:p w14:paraId="26FF9D6A" w14:textId="77777777" w:rsidR="00C746A2" w:rsidRPr="00C746A2" w:rsidRDefault="00C746A2" w:rsidP="00C746A2">
      <w:pPr>
        <w:rPr>
          <w:lang w:val="da-DK"/>
        </w:rPr>
      </w:pPr>
      <w:r w:rsidRPr="00C746A2">
        <w:rPr>
          <w:b/>
          <w:bCs/>
          <w:lang w:val="da-DK"/>
        </w:rPr>
        <w:t>Midlertidig proxy:</w:t>
      </w:r>
      <w:r w:rsidRPr="00C746A2">
        <w:rPr>
          <w:lang w:val="da-DK"/>
        </w:rPr>
        <w:t xml:space="preserve"> Forskningen bag platformen er peer-</w:t>
      </w:r>
      <w:proofErr w:type="spellStart"/>
      <w:r w:rsidRPr="00C746A2">
        <w:rPr>
          <w:lang w:val="da-DK"/>
        </w:rPr>
        <w:t>reviewed</w:t>
      </w:r>
      <w:proofErr w:type="spellEnd"/>
      <w:r w:rsidRPr="00C746A2">
        <w:rPr>
          <w:lang w:val="da-DK"/>
        </w:rPr>
        <w:t xml:space="preserve"> og valideret i samarbejde med NTNU. De modeller der driver platformen er allerede brugt til at analysere konkrete dronedesigns fra virksomheder i Norden. Finn Matras har modtaget priser for sin forskning inden for netop dette område.</w:t>
      </w:r>
    </w:p>
    <w:p w14:paraId="3746C1AD" w14:textId="77777777" w:rsidR="00C746A2" w:rsidRPr="00C746A2" w:rsidRDefault="00C746A2" w:rsidP="00C746A2">
      <w:pPr>
        <w:rPr>
          <w:lang w:val="da-DK"/>
        </w:rPr>
      </w:pPr>
      <w:r w:rsidRPr="00C746A2">
        <w:rPr>
          <w:i/>
          <w:iCs/>
          <w:lang w:val="da-DK"/>
        </w:rPr>
        <w:lastRenderedPageBreak/>
        <w:t>→ Glasvæg-modellen (vis hvad andre har opnået, betal for adgang) bygges her når de første 3–5 kundehistorier er dokumenterede.</w:t>
      </w:r>
    </w:p>
    <w:p w14:paraId="3080DF58" w14:textId="77777777" w:rsidR="00C746A2" w:rsidRPr="00C746A2" w:rsidRDefault="00C746A2" w:rsidP="00C746A2">
      <w:r w:rsidRPr="00C746A2">
        <w:pict w14:anchorId="7CEB2427">
          <v:rect id="_x0000_i1099" style="width:0;height:1.5pt" o:hralign="center" o:hrstd="t" o:hr="t" fillcolor="#a0a0a0" stroked="f"/>
        </w:pict>
      </w:r>
    </w:p>
    <w:p w14:paraId="5B04F01C" w14:textId="77777777" w:rsidR="00C746A2" w:rsidRPr="00C746A2" w:rsidRDefault="00C746A2" w:rsidP="00C746A2">
      <w:pPr>
        <w:rPr>
          <w:b/>
          <w:bCs/>
          <w:lang w:val="da-DK"/>
        </w:rPr>
      </w:pPr>
      <w:r w:rsidRPr="00C746A2">
        <w:rPr>
          <w:b/>
          <w:bCs/>
          <w:lang w:val="da-DK"/>
        </w:rPr>
        <w:t>Trin 8 — TILBUD (Sukker-modellen)</w:t>
      </w:r>
    </w:p>
    <w:p w14:paraId="677C4467" w14:textId="77777777" w:rsidR="00C746A2" w:rsidRPr="00C746A2" w:rsidRDefault="00C746A2" w:rsidP="00C746A2">
      <w:pPr>
        <w:rPr>
          <w:lang w:val="da-DK"/>
        </w:rPr>
      </w:pPr>
      <w:proofErr w:type="spellStart"/>
      <w:r w:rsidRPr="00C746A2">
        <w:rPr>
          <w:b/>
          <w:bCs/>
          <w:lang w:val="da-DK"/>
        </w:rPr>
        <w:t>Entry</w:t>
      </w:r>
      <w:proofErr w:type="spellEnd"/>
      <w:r w:rsidRPr="00C746A2">
        <w:rPr>
          <w:b/>
          <w:bCs/>
          <w:lang w:val="da-DK"/>
        </w:rPr>
        <w:t>-punkt: Gratis energianalyse af din drone</w:t>
      </w:r>
    </w:p>
    <w:p w14:paraId="25590247" w14:textId="77777777" w:rsidR="00C746A2" w:rsidRPr="00C746A2" w:rsidRDefault="00C746A2" w:rsidP="00C746A2">
      <w:pPr>
        <w:rPr>
          <w:lang w:val="da-DK"/>
        </w:rPr>
      </w:pPr>
      <w:r w:rsidRPr="00C746A2">
        <w:rPr>
          <w:lang w:val="da-DK"/>
        </w:rPr>
        <w:t>Send os jeres flyvedata fra en simpel test — dronen flyver frem og tilbage ved 4–5 forskellige hastigheder. Det tager under en time at gennemføre.</w:t>
      </w:r>
    </w:p>
    <w:p w14:paraId="62B935FB" w14:textId="77777777" w:rsidR="00C746A2" w:rsidRPr="00C746A2" w:rsidRDefault="00C746A2" w:rsidP="00C746A2">
      <w:pPr>
        <w:rPr>
          <w:lang w:val="da-DK"/>
        </w:rPr>
      </w:pPr>
      <w:r w:rsidRPr="00C746A2">
        <w:rPr>
          <w:lang w:val="da-DK"/>
        </w:rPr>
        <w:t>Vi analyserer dataene og sender jer en rapport der viser:</w:t>
      </w:r>
    </w:p>
    <w:p w14:paraId="7658D65E" w14:textId="77777777" w:rsidR="00C746A2" w:rsidRPr="00C746A2" w:rsidRDefault="00C746A2" w:rsidP="00C746A2">
      <w:pPr>
        <w:numPr>
          <w:ilvl w:val="0"/>
          <w:numId w:val="2"/>
        </w:numPr>
        <w:rPr>
          <w:lang w:val="da-DK"/>
        </w:rPr>
      </w:pPr>
      <w:r w:rsidRPr="00C746A2">
        <w:rPr>
          <w:lang w:val="da-DK"/>
        </w:rPr>
        <w:t>Jeres energibudget opdelt i Pi, Pr og Pa</w:t>
      </w:r>
    </w:p>
    <w:p w14:paraId="4924BB79" w14:textId="77777777" w:rsidR="00C746A2" w:rsidRPr="00C746A2" w:rsidRDefault="00C746A2" w:rsidP="00C746A2">
      <w:pPr>
        <w:numPr>
          <w:ilvl w:val="0"/>
          <w:numId w:val="2"/>
        </w:numPr>
      </w:pPr>
      <w:proofErr w:type="spellStart"/>
      <w:r w:rsidRPr="00C746A2">
        <w:t>Hvor</w:t>
      </w:r>
      <w:proofErr w:type="spellEnd"/>
      <w:r w:rsidRPr="00C746A2">
        <w:t xml:space="preserve"> </w:t>
      </w:r>
      <w:proofErr w:type="spellStart"/>
      <w:r w:rsidRPr="00C746A2">
        <w:t>jeres</w:t>
      </w:r>
      <w:proofErr w:type="spellEnd"/>
      <w:r w:rsidRPr="00C746A2">
        <w:t xml:space="preserve"> </w:t>
      </w:r>
      <w:proofErr w:type="spellStart"/>
      <w:r w:rsidRPr="00C746A2">
        <w:t>primære</w:t>
      </w:r>
      <w:proofErr w:type="spellEnd"/>
      <w:r w:rsidRPr="00C746A2">
        <w:t xml:space="preserve"> </w:t>
      </w:r>
      <w:proofErr w:type="spellStart"/>
      <w:r w:rsidRPr="00C746A2">
        <w:t>inefficienser</w:t>
      </w:r>
      <w:proofErr w:type="spellEnd"/>
      <w:r w:rsidRPr="00C746A2">
        <w:t xml:space="preserve"> </w:t>
      </w:r>
      <w:proofErr w:type="spellStart"/>
      <w:r w:rsidRPr="00C746A2">
        <w:t>sidder</w:t>
      </w:r>
      <w:proofErr w:type="spellEnd"/>
    </w:p>
    <w:p w14:paraId="2138FD61" w14:textId="77777777" w:rsidR="00C746A2" w:rsidRPr="00C746A2" w:rsidRDefault="00C746A2" w:rsidP="00C746A2">
      <w:pPr>
        <w:numPr>
          <w:ilvl w:val="0"/>
          <w:numId w:val="2"/>
        </w:numPr>
        <w:rPr>
          <w:lang w:val="da-DK"/>
        </w:rPr>
      </w:pPr>
      <w:r w:rsidRPr="00C746A2">
        <w:rPr>
          <w:lang w:val="da-DK"/>
        </w:rPr>
        <w:t>Et konkret estimat på hvad I kan forbedre — og på hvilke parametre</w:t>
      </w:r>
    </w:p>
    <w:p w14:paraId="225D45B6" w14:textId="77777777" w:rsidR="00C746A2" w:rsidRPr="00C746A2" w:rsidRDefault="00C746A2" w:rsidP="00C746A2">
      <w:pPr>
        <w:rPr>
          <w:lang w:val="da-DK"/>
        </w:rPr>
      </w:pPr>
      <w:r w:rsidRPr="00C746A2">
        <w:rPr>
          <w:lang w:val="da-DK"/>
        </w:rPr>
        <w:t xml:space="preserve">Rapporten løser ikke problemet. Den </w:t>
      </w:r>
      <w:r w:rsidRPr="00C746A2">
        <w:rPr>
          <w:i/>
          <w:iCs/>
          <w:lang w:val="da-DK"/>
        </w:rPr>
        <w:t>viser</w:t>
      </w:r>
      <w:r w:rsidRPr="00C746A2">
        <w:rPr>
          <w:lang w:val="da-DK"/>
        </w:rPr>
        <w:t xml:space="preserve"> det — præcist og kvantificeret. Hvis I ønsker at handle på det, er næste skridt en samtale om platformen.</w:t>
      </w:r>
    </w:p>
    <w:p w14:paraId="6F4817ED" w14:textId="77777777" w:rsidR="00C746A2" w:rsidRPr="00C746A2" w:rsidRDefault="00C746A2" w:rsidP="00C746A2">
      <w:pPr>
        <w:rPr>
          <w:lang w:val="da-DK"/>
        </w:rPr>
      </w:pPr>
      <w:r w:rsidRPr="00C746A2">
        <w:rPr>
          <w:b/>
          <w:bCs/>
          <w:lang w:val="da-DK"/>
        </w:rPr>
        <w:t>Hvad vi får ud af det:</w:t>
      </w:r>
      <w:r w:rsidRPr="00C746A2">
        <w:rPr>
          <w:lang w:val="da-DK"/>
        </w:rPr>
        <w:t xml:space="preserve"> Jeres testdata og dronespecifikationer har værdi for os til at validere og udbygge vores modeller. Det er en byttehandel — ikke filantropi.</w:t>
      </w:r>
    </w:p>
    <w:p w14:paraId="3BCAE3DF" w14:textId="77777777" w:rsidR="00C746A2" w:rsidRPr="00C746A2" w:rsidRDefault="00C746A2" w:rsidP="00C746A2">
      <w:pPr>
        <w:rPr>
          <w:lang w:val="da-DK"/>
        </w:rPr>
      </w:pPr>
      <w:r w:rsidRPr="00C746A2">
        <w:rPr>
          <w:i/>
          <w:iCs/>
          <w:lang w:val="da-DK"/>
        </w:rPr>
        <w:t xml:space="preserve">Note: denne model bruges for de første 10 kunder. Herefter evalueres overgang til betalt analyse som standard </w:t>
      </w:r>
      <w:proofErr w:type="spellStart"/>
      <w:r w:rsidRPr="00C746A2">
        <w:rPr>
          <w:i/>
          <w:iCs/>
          <w:lang w:val="da-DK"/>
        </w:rPr>
        <w:t>entry</w:t>
      </w:r>
      <w:proofErr w:type="spellEnd"/>
      <w:r w:rsidRPr="00C746A2">
        <w:rPr>
          <w:i/>
          <w:iCs/>
          <w:lang w:val="da-DK"/>
        </w:rPr>
        <w:t>-punkt.</w:t>
      </w:r>
    </w:p>
    <w:p w14:paraId="7194B6C1" w14:textId="77777777" w:rsidR="00C746A2" w:rsidRPr="00C746A2" w:rsidRDefault="00C746A2" w:rsidP="00C746A2">
      <w:r w:rsidRPr="00C746A2">
        <w:pict w14:anchorId="63D6EE8B">
          <v:rect id="_x0000_i1100" style="width:0;height:1.5pt" o:hralign="center" o:hrstd="t" o:hr="t" fillcolor="#a0a0a0" stroked="f"/>
        </w:pict>
      </w:r>
    </w:p>
    <w:p w14:paraId="7133F4A9" w14:textId="77777777" w:rsidR="00C746A2" w:rsidRPr="00C746A2" w:rsidRDefault="00C746A2" w:rsidP="00C746A2">
      <w:pPr>
        <w:rPr>
          <w:b/>
          <w:bCs/>
        </w:rPr>
      </w:pPr>
      <w:r w:rsidRPr="00C746A2">
        <w:rPr>
          <w:b/>
          <w:bCs/>
        </w:rPr>
        <w:t>Trin 9 — CALL TO ACTION</w:t>
      </w:r>
    </w:p>
    <w:p w14:paraId="713DDC9F" w14:textId="77777777" w:rsidR="00C746A2" w:rsidRPr="00C746A2" w:rsidRDefault="00C746A2" w:rsidP="00C746A2">
      <w:r w:rsidRPr="00C746A2">
        <w:rPr>
          <w:b/>
          <w:bCs/>
        </w:rPr>
        <w:t xml:space="preserve">"Lav </w:t>
      </w:r>
      <w:proofErr w:type="spellStart"/>
      <w:r w:rsidRPr="00C746A2">
        <w:rPr>
          <w:b/>
          <w:bCs/>
        </w:rPr>
        <w:t>en</w:t>
      </w:r>
      <w:proofErr w:type="spellEnd"/>
      <w:r w:rsidRPr="00C746A2">
        <w:rPr>
          <w:b/>
          <w:bCs/>
        </w:rPr>
        <w:t xml:space="preserve"> </w:t>
      </w:r>
      <w:proofErr w:type="spellStart"/>
      <w:r w:rsidRPr="00C746A2">
        <w:rPr>
          <w:b/>
          <w:bCs/>
        </w:rPr>
        <w:t>simpel</w:t>
      </w:r>
      <w:proofErr w:type="spellEnd"/>
      <w:r w:rsidRPr="00C746A2">
        <w:rPr>
          <w:b/>
          <w:bCs/>
        </w:rPr>
        <w:t xml:space="preserve"> </w:t>
      </w:r>
      <w:proofErr w:type="spellStart"/>
      <w:r w:rsidRPr="00C746A2">
        <w:rPr>
          <w:b/>
          <w:bCs/>
        </w:rPr>
        <w:t>flyvetest</w:t>
      </w:r>
      <w:proofErr w:type="spellEnd"/>
      <w:r w:rsidRPr="00C746A2">
        <w:rPr>
          <w:b/>
          <w:bCs/>
        </w:rPr>
        <w:t xml:space="preserve">. </w:t>
      </w:r>
      <w:r w:rsidRPr="00C746A2">
        <w:rPr>
          <w:b/>
          <w:bCs/>
          <w:lang w:val="da-DK"/>
        </w:rPr>
        <w:t xml:space="preserve">Send os loggen. Vi sender jer en rapport inden for 24 timer — der viser præcist hvad jeres drone bruger energi på, og hvad der kan forbedres. </w:t>
      </w:r>
      <w:r w:rsidRPr="00C746A2">
        <w:rPr>
          <w:b/>
          <w:bCs/>
        </w:rPr>
        <w:t xml:space="preserve">Ingen </w:t>
      </w:r>
      <w:proofErr w:type="spellStart"/>
      <w:r w:rsidRPr="00C746A2">
        <w:rPr>
          <w:b/>
          <w:bCs/>
        </w:rPr>
        <w:t>forpligtelse</w:t>
      </w:r>
      <w:proofErr w:type="spellEnd"/>
      <w:r w:rsidRPr="00C746A2">
        <w:rPr>
          <w:b/>
          <w:bCs/>
        </w:rPr>
        <w:t>."</w:t>
      </w:r>
    </w:p>
    <w:p w14:paraId="6D45A8E2" w14:textId="77777777" w:rsidR="00C746A2" w:rsidRPr="00C746A2" w:rsidRDefault="00C746A2" w:rsidP="00C746A2">
      <w:r w:rsidRPr="00C746A2">
        <w:pict w14:anchorId="478A266F">
          <v:rect id="_x0000_i1101" style="width:0;height:1.5pt" o:hralign="center" o:hrstd="t" o:hr="t" fillcolor="#a0a0a0" stroked="f"/>
        </w:pict>
      </w:r>
    </w:p>
    <w:p w14:paraId="246CE050" w14:textId="77777777" w:rsidR="00C746A2" w:rsidRPr="00C746A2" w:rsidRDefault="00C746A2" w:rsidP="00C746A2">
      <w:pPr>
        <w:rPr>
          <w:b/>
          <w:bCs/>
          <w:lang w:val="da-DK"/>
        </w:rPr>
      </w:pPr>
      <w:r w:rsidRPr="00C746A2">
        <w:rPr>
          <w:b/>
          <w:bCs/>
          <w:lang w:val="da-DK"/>
        </w:rPr>
        <w:t>Dokumentstatus &amp; næste skridt</w:t>
      </w:r>
    </w:p>
    <w:p w14:paraId="7FE61A6D" w14:textId="77777777" w:rsidR="00C746A2" w:rsidRPr="00C746A2" w:rsidRDefault="00C746A2" w:rsidP="00C746A2">
      <w:pPr>
        <w:rPr>
          <w:lang w:val="da-DK"/>
        </w:rPr>
      </w:pPr>
      <w:r w:rsidRPr="00C746A2">
        <w:rPr>
          <w:b/>
          <w:bCs/>
          <w:lang w:val="da-DK"/>
        </w:rPr>
        <w:t>Færdigt og klar til brug:</w:t>
      </w:r>
    </w:p>
    <w:p w14:paraId="3990BEBC" w14:textId="77777777" w:rsidR="00C746A2" w:rsidRPr="00C746A2" w:rsidRDefault="00C746A2" w:rsidP="00C746A2">
      <w:pPr>
        <w:numPr>
          <w:ilvl w:val="0"/>
          <w:numId w:val="3"/>
        </w:numPr>
      </w:pPr>
      <w:r w:rsidRPr="00C746A2">
        <w:t xml:space="preserve">ICP </w:t>
      </w:r>
      <w:proofErr w:type="spellStart"/>
      <w:r w:rsidRPr="00C746A2">
        <w:t>defineret</w:t>
      </w:r>
      <w:proofErr w:type="spellEnd"/>
      <w:r w:rsidRPr="00C746A2">
        <w:t xml:space="preserve"> </w:t>
      </w:r>
      <w:proofErr w:type="spellStart"/>
      <w:r w:rsidRPr="00C746A2">
        <w:t>og</w:t>
      </w:r>
      <w:proofErr w:type="spellEnd"/>
      <w:r w:rsidRPr="00C746A2">
        <w:t xml:space="preserve"> </w:t>
      </w:r>
      <w:proofErr w:type="spellStart"/>
      <w:r w:rsidRPr="00C746A2">
        <w:t>nuanceret</w:t>
      </w:r>
      <w:proofErr w:type="spellEnd"/>
    </w:p>
    <w:p w14:paraId="00F204F2" w14:textId="77777777" w:rsidR="00C746A2" w:rsidRPr="00C746A2" w:rsidRDefault="00C746A2" w:rsidP="00C746A2">
      <w:pPr>
        <w:numPr>
          <w:ilvl w:val="0"/>
          <w:numId w:val="3"/>
        </w:numPr>
        <w:rPr>
          <w:lang w:val="da-DK"/>
        </w:rPr>
      </w:pPr>
      <w:r w:rsidRPr="00C746A2">
        <w:rPr>
          <w:lang w:val="da-DK"/>
        </w:rPr>
        <w:t>Hook valgt (60%-varianten som primær)</w:t>
      </w:r>
    </w:p>
    <w:p w14:paraId="5FB478CD" w14:textId="77777777" w:rsidR="00C746A2" w:rsidRPr="00C746A2" w:rsidRDefault="00C746A2" w:rsidP="00C746A2">
      <w:pPr>
        <w:numPr>
          <w:ilvl w:val="0"/>
          <w:numId w:val="3"/>
        </w:numPr>
        <w:rPr>
          <w:lang w:val="da-DK"/>
        </w:rPr>
      </w:pPr>
      <w:r w:rsidRPr="00C746A2">
        <w:rPr>
          <w:lang w:val="da-DK"/>
        </w:rPr>
        <w:t>Problem og agitation revideret (fjernet "beregnet"-framing)</w:t>
      </w:r>
    </w:p>
    <w:p w14:paraId="298B35DA" w14:textId="77777777" w:rsidR="00C746A2" w:rsidRPr="00C746A2" w:rsidRDefault="00C746A2" w:rsidP="00C746A2">
      <w:pPr>
        <w:numPr>
          <w:ilvl w:val="0"/>
          <w:numId w:val="3"/>
        </w:numPr>
        <w:rPr>
          <w:lang w:val="da-DK"/>
        </w:rPr>
      </w:pPr>
      <w:r w:rsidRPr="00C746A2">
        <w:rPr>
          <w:lang w:val="da-DK"/>
        </w:rPr>
        <w:t xml:space="preserve">Autoritet revideret ("ny videnskab" → "velkendt videnskab + </w:t>
      </w:r>
      <w:proofErr w:type="spellStart"/>
      <w:r w:rsidRPr="00C746A2">
        <w:rPr>
          <w:lang w:val="da-DK"/>
        </w:rPr>
        <w:t>state</w:t>
      </w:r>
      <w:proofErr w:type="spellEnd"/>
      <w:r w:rsidRPr="00C746A2">
        <w:rPr>
          <w:lang w:val="da-DK"/>
        </w:rPr>
        <w:t>-of-the-art modeller")</w:t>
      </w:r>
    </w:p>
    <w:p w14:paraId="5C9DC848" w14:textId="77777777" w:rsidR="00C746A2" w:rsidRPr="00C746A2" w:rsidRDefault="00C746A2" w:rsidP="00C746A2">
      <w:pPr>
        <w:numPr>
          <w:ilvl w:val="0"/>
          <w:numId w:val="3"/>
        </w:numPr>
        <w:rPr>
          <w:lang w:val="da-DK"/>
        </w:rPr>
      </w:pPr>
      <w:r w:rsidRPr="00C746A2">
        <w:rPr>
          <w:lang w:val="da-DK"/>
        </w:rPr>
        <w:t>Pi/Pr/Pa-</w:t>
      </w:r>
      <w:proofErr w:type="spellStart"/>
      <w:r w:rsidRPr="00C746A2">
        <w:rPr>
          <w:lang w:val="da-DK"/>
        </w:rPr>
        <w:t>dekomponering</w:t>
      </w:r>
      <w:proofErr w:type="spellEnd"/>
      <w:r w:rsidRPr="00C746A2">
        <w:rPr>
          <w:lang w:val="da-DK"/>
        </w:rPr>
        <w:t xml:space="preserve"> tilføjet som central feature</w:t>
      </w:r>
    </w:p>
    <w:p w14:paraId="2C195510" w14:textId="77777777" w:rsidR="00C746A2" w:rsidRPr="00C746A2" w:rsidRDefault="00C746A2" w:rsidP="00C746A2">
      <w:pPr>
        <w:numPr>
          <w:ilvl w:val="0"/>
          <w:numId w:val="3"/>
        </w:numPr>
      </w:pPr>
      <w:proofErr w:type="spellStart"/>
      <w:r w:rsidRPr="00C746A2">
        <w:t>Sukker-modellen</w:t>
      </w:r>
      <w:proofErr w:type="spellEnd"/>
      <w:r w:rsidRPr="00C746A2">
        <w:t xml:space="preserve"> </w:t>
      </w:r>
      <w:proofErr w:type="spellStart"/>
      <w:r w:rsidRPr="00C746A2">
        <w:t>defineret</w:t>
      </w:r>
      <w:proofErr w:type="spellEnd"/>
      <w:r w:rsidRPr="00C746A2">
        <w:t xml:space="preserve"> </w:t>
      </w:r>
      <w:proofErr w:type="spellStart"/>
      <w:r w:rsidRPr="00C746A2">
        <w:t>som</w:t>
      </w:r>
      <w:proofErr w:type="spellEnd"/>
      <w:r w:rsidRPr="00C746A2">
        <w:t xml:space="preserve"> CTA</w:t>
      </w:r>
    </w:p>
    <w:p w14:paraId="62E117A9" w14:textId="77777777" w:rsidR="00C746A2" w:rsidRPr="00C746A2" w:rsidRDefault="00C746A2" w:rsidP="00C746A2">
      <w:r w:rsidRPr="00C746A2">
        <w:rPr>
          <w:b/>
          <w:bCs/>
        </w:rPr>
        <w:t xml:space="preserve">Mangler </w:t>
      </w:r>
      <w:proofErr w:type="spellStart"/>
      <w:r w:rsidRPr="00C746A2">
        <w:rPr>
          <w:b/>
          <w:bCs/>
        </w:rPr>
        <w:t>stadig</w:t>
      </w:r>
      <w:proofErr w:type="spellEnd"/>
      <w:r w:rsidRPr="00C746A2">
        <w:rPr>
          <w:b/>
          <w:bCs/>
        </w:rPr>
        <w:t>:</w:t>
      </w:r>
    </w:p>
    <w:p w14:paraId="705587DB" w14:textId="77777777" w:rsidR="00C746A2" w:rsidRPr="00C746A2" w:rsidRDefault="00C746A2" w:rsidP="00C746A2">
      <w:pPr>
        <w:numPr>
          <w:ilvl w:val="0"/>
          <w:numId w:val="4"/>
        </w:numPr>
        <w:rPr>
          <w:lang w:val="da-DK"/>
        </w:rPr>
      </w:pPr>
      <w:r w:rsidRPr="00C746A2">
        <w:rPr>
          <w:lang w:val="da-DK"/>
        </w:rPr>
        <w:t>Priser og betingelser for overgang fra gratis til betalt analyse</w:t>
      </w:r>
    </w:p>
    <w:p w14:paraId="1C49D81E" w14:textId="77777777" w:rsidR="00C746A2" w:rsidRPr="00C746A2" w:rsidRDefault="00C746A2" w:rsidP="00C746A2">
      <w:pPr>
        <w:numPr>
          <w:ilvl w:val="0"/>
          <w:numId w:val="4"/>
        </w:numPr>
        <w:rPr>
          <w:lang w:val="da-DK"/>
        </w:rPr>
      </w:pPr>
      <w:r w:rsidRPr="00C746A2">
        <w:rPr>
          <w:lang w:val="da-DK"/>
        </w:rPr>
        <w:t xml:space="preserve">Konkrete kundehistorier til social </w:t>
      </w:r>
      <w:proofErr w:type="spellStart"/>
      <w:r w:rsidRPr="00C746A2">
        <w:rPr>
          <w:lang w:val="da-DK"/>
        </w:rPr>
        <w:t>proof</w:t>
      </w:r>
      <w:proofErr w:type="spellEnd"/>
      <w:r w:rsidRPr="00C746A2">
        <w:rPr>
          <w:lang w:val="da-DK"/>
        </w:rPr>
        <w:t xml:space="preserve"> (udbygges løbende)</w:t>
      </w:r>
    </w:p>
    <w:p w14:paraId="57F4BE9B" w14:textId="77777777" w:rsidR="00C746A2" w:rsidRPr="00C746A2" w:rsidRDefault="00C746A2" w:rsidP="00C746A2">
      <w:pPr>
        <w:numPr>
          <w:ilvl w:val="0"/>
          <w:numId w:val="4"/>
        </w:numPr>
        <w:rPr>
          <w:lang w:val="da-DK"/>
        </w:rPr>
      </w:pPr>
      <w:r w:rsidRPr="00C746A2">
        <w:rPr>
          <w:lang w:val="da-DK"/>
        </w:rPr>
        <w:lastRenderedPageBreak/>
        <w:t>Glasvæg-variant af CTA (bygges når 3–5 cases er dokumenterede)</w:t>
      </w:r>
    </w:p>
    <w:p w14:paraId="634113A1" w14:textId="77777777" w:rsidR="00C746A2" w:rsidRPr="00C746A2" w:rsidRDefault="00C746A2" w:rsidP="00C746A2">
      <w:pPr>
        <w:numPr>
          <w:ilvl w:val="0"/>
          <w:numId w:val="4"/>
        </w:numPr>
        <w:rPr>
          <w:lang w:val="da-DK"/>
        </w:rPr>
      </w:pPr>
      <w:r w:rsidRPr="00C746A2">
        <w:rPr>
          <w:lang w:val="da-DK"/>
        </w:rPr>
        <w:t>Deep-</w:t>
      </w:r>
      <w:proofErr w:type="spellStart"/>
      <w:r w:rsidRPr="00C746A2">
        <w:rPr>
          <w:lang w:val="da-DK"/>
        </w:rPr>
        <w:t>dive</w:t>
      </w:r>
      <w:proofErr w:type="spellEnd"/>
      <w:r w:rsidRPr="00C746A2">
        <w:rPr>
          <w:lang w:val="da-DK"/>
        </w:rPr>
        <w:t xml:space="preserve"> på </w:t>
      </w:r>
      <w:proofErr w:type="gramStart"/>
      <w:r w:rsidRPr="00C746A2">
        <w:rPr>
          <w:lang w:val="da-DK"/>
        </w:rPr>
        <w:t>hvert enkelt komponent</w:t>
      </w:r>
      <w:proofErr w:type="gramEnd"/>
      <w:r w:rsidRPr="00C746A2">
        <w:rPr>
          <w:lang w:val="da-DK"/>
        </w:rPr>
        <w:t xml:space="preserve"> i trin 6 (separat session med Finn)</w:t>
      </w:r>
    </w:p>
    <w:p w14:paraId="529AE0BA" w14:textId="77777777" w:rsidR="00C746A2" w:rsidRPr="00C746A2" w:rsidRDefault="00C746A2" w:rsidP="00C746A2">
      <w:pPr>
        <w:numPr>
          <w:ilvl w:val="0"/>
          <w:numId w:val="4"/>
        </w:numPr>
        <w:rPr>
          <w:lang w:val="da-DK"/>
        </w:rPr>
      </w:pPr>
      <w:r w:rsidRPr="00C746A2">
        <w:rPr>
          <w:lang w:val="da-DK"/>
        </w:rPr>
        <w:t>Tilpasning til kanal: landingsside / video-script / pitch-dokument</w:t>
      </w:r>
    </w:p>
    <w:p w14:paraId="1AAC263A" w14:textId="77777777" w:rsidR="00C746A2" w:rsidRPr="00C746A2" w:rsidRDefault="00C746A2" w:rsidP="00C746A2">
      <w:pPr>
        <w:numPr>
          <w:ilvl w:val="0"/>
          <w:numId w:val="4"/>
        </w:numPr>
        <w:rPr>
          <w:lang w:val="da-DK"/>
        </w:rPr>
      </w:pPr>
      <w:r w:rsidRPr="00C746A2">
        <w:rPr>
          <w:lang w:val="da-DK"/>
        </w:rPr>
        <w:t>Kobling til den visuelle drone-komponentoversigt (interaktiv side)</w:t>
      </w:r>
    </w:p>
    <w:p w14:paraId="29B7AC19" w14:textId="77777777" w:rsidR="0071547A" w:rsidRPr="00C746A2" w:rsidRDefault="0071547A">
      <w:pPr>
        <w:rPr>
          <w:lang w:val="da-DK"/>
        </w:rPr>
      </w:pPr>
    </w:p>
    <w:sectPr w:rsidR="0071547A" w:rsidRPr="00C74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1324"/>
    <w:multiLevelType w:val="multilevel"/>
    <w:tmpl w:val="0586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A03BA"/>
    <w:multiLevelType w:val="multilevel"/>
    <w:tmpl w:val="632C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32BA9"/>
    <w:multiLevelType w:val="multilevel"/>
    <w:tmpl w:val="7C6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8065D"/>
    <w:multiLevelType w:val="multilevel"/>
    <w:tmpl w:val="B94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91981">
    <w:abstractNumId w:val="1"/>
  </w:num>
  <w:num w:numId="2" w16cid:durableId="1903562010">
    <w:abstractNumId w:val="2"/>
  </w:num>
  <w:num w:numId="3" w16cid:durableId="773790378">
    <w:abstractNumId w:val="3"/>
  </w:num>
  <w:num w:numId="4" w16cid:durableId="192364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A2"/>
    <w:rsid w:val="005274AA"/>
    <w:rsid w:val="0071547A"/>
    <w:rsid w:val="00C746A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27CDA"/>
  <w15:chartTrackingRefBased/>
  <w15:docId w15:val="{80BD88D9-0755-4CD9-9F33-F64EE52A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74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C74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C746A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C746A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C746A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C746A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746A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746A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746A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746A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C746A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C746A2"/>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C746A2"/>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C746A2"/>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C746A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746A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746A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746A2"/>
    <w:rPr>
      <w:rFonts w:eastAsiaTheme="majorEastAsia" w:cstheme="majorBidi"/>
      <w:color w:val="272727" w:themeColor="text1" w:themeTint="D8"/>
    </w:rPr>
  </w:style>
  <w:style w:type="paragraph" w:styleId="Titel">
    <w:name w:val="Title"/>
    <w:basedOn w:val="Normal"/>
    <w:next w:val="Normal"/>
    <w:link w:val="TitelTegn"/>
    <w:uiPriority w:val="10"/>
    <w:qFormat/>
    <w:rsid w:val="00C7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746A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746A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746A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746A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746A2"/>
    <w:rPr>
      <w:i/>
      <w:iCs/>
      <w:color w:val="404040" w:themeColor="text1" w:themeTint="BF"/>
    </w:rPr>
  </w:style>
  <w:style w:type="paragraph" w:styleId="Listeafsnit">
    <w:name w:val="List Paragraph"/>
    <w:basedOn w:val="Normal"/>
    <w:uiPriority w:val="34"/>
    <w:qFormat/>
    <w:rsid w:val="00C746A2"/>
    <w:pPr>
      <w:ind w:left="720"/>
      <w:contextualSpacing/>
    </w:pPr>
  </w:style>
  <w:style w:type="character" w:styleId="Kraftigfremhvning">
    <w:name w:val="Intense Emphasis"/>
    <w:basedOn w:val="Standardskrifttypeiafsnit"/>
    <w:uiPriority w:val="21"/>
    <w:qFormat/>
    <w:rsid w:val="00C746A2"/>
    <w:rPr>
      <w:i/>
      <w:iCs/>
      <w:color w:val="2F5496" w:themeColor="accent1" w:themeShade="BF"/>
    </w:rPr>
  </w:style>
  <w:style w:type="paragraph" w:styleId="Strktcitat">
    <w:name w:val="Intense Quote"/>
    <w:basedOn w:val="Normal"/>
    <w:next w:val="Normal"/>
    <w:link w:val="StrktcitatTegn"/>
    <w:uiPriority w:val="30"/>
    <w:qFormat/>
    <w:rsid w:val="00C74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C746A2"/>
    <w:rPr>
      <w:i/>
      <w:iCs/>
      <w:color w:val="2F5496" w:themeColor="accent1" w:themeShade="BF"/>
    </w:rPr>
  </w:style>
  <w:style w:type="character" w:styleId="Kraftighenvisning">
    <w:name w:val="Intense Reference"/>
    <w:basedOn w:val="Standardskrifttypeiafsnit"/>
    <w:uiPriority w:val="32"/>
    <w:qFormat/>
    <w:rsid w:val="00C746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8002</Characters>
  <Application>Microsoft Office Word</Application>
  <DocSecurity>0</DocSecurity>
  <Lines>147</Lines>
  <Paragraphs>72</Paragraphs>
  <ScaleCrop>false</ScaleCrop>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1</cp:revision>
  <dcterms:created xsi:type="dcterms:W3CDTF">2026-04-30T05:54:00Z</dcterms:created>
  <dcterms:modified xsi:type="dcterms:W3CDTF">2026-04-30T05:55:00Z</dcterms:modified>
</cp:coreProperties>
</file>